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3450"/>
        <w:gridCol w:w="1545"/>
        <w:gridCol w:w="2550"/>
        <w:tblGridChange w:id="0">
          <w:tblGrid>
            <w:gridCol w:w="1455"/>
            <w:gridCol w:w="3450"/>
            <w:gridCol w:w="1545"/>
            <w:gridCol w:w="2550"/>
          </w:tblGrid>
        </w:tblGridChange>
      </w:tblGrid>
      <w:tr>
        <w:trPr>
          <w:cantSplit w:val="0"/>
          <w:trHeight w:val="43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40" w:lineRule="auto"/>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No.</w:t>
            </w:r>
          </w:p>
        </w:tc>
        <w:tc>
          <w:tcPr>
            <w:gridSpan w:val="3"/>
            <w:shd w:fill="auto" w:val="clear"/>
            <w:tcMar>
              <w:top w:w="100.0" w:type="dxa"/>
              <w:left w:w="100.0" w:type="dxa"/>
              <w:bottom w:w="100.0" w:type="dxa"/>
              <w:right w:w="100.0" w:type="dxa"/>
            </w:tcMar>
          </w:tcPr>
          <w:p w:rsidR="00000000" w:rsidDel="00000000" w:rsidP="00000000" w:rsidRDefault="00000000" w:rsidRPr="00000000" w14:paraId="00000003">
            <w:pPr>
              <w:widowControl w:val="0"/>
              <w:spacing w:line="240" w:lineRule="auto"/>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5SBLL17122025 dated 17 December 2025</w:t>
            </w:r>
          </w:p>
        </w:tc>
      </w:tr>
      <w:tr>
        <w:trPr>
          <w:cantSplit w:val="0"/>
          <w:trHeight w:val="43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line="240" w:lineRule="auto"/>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Customer</w:t>
            </w:r>
          </w:p>
        </w:tc>
        <w:tc>
          <w:tcPr>
            <w:shd w:fill="auto" w:val="clear"/>
            <w:tcMar>
              <w:top w:w="100.0" w:type="dxa"/>
              <w:left w:w="100.0" w:type="dxa"/>
              <w:bottom w:w="100.0" w:type="dxa"/>
              <w:right w:w="100.0" w:type="dxa"/>
            </w:tcMar>
          </w:tcPr>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240" w:lineRule="auto"/>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5Senses Beauty Limited</w:t>
            </w:r>
          </w:p>
        </w:tc>
        <w:tc>
          <w:tcPr>
            <w:shd w:fill="auto" w:val="clear"/>
            <w:tcMar>
              <w:top w:w="100.0" w:type="dxa"/>
              <w:left w:w="100.0" w:type="dxa"/>
              <w:bottom w:w="100.0" w:type="dxa"/>
              <w:right w:w="100.0" w:type="dxa"/>
            </w:tcMar>
          </w:tcPr>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240" w:lineRule="auto"/>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Contractor</w:t>
            </w:r>
          </w:p>
        </w:tc>
        <w:tc>
          <w:tcPr>
            <w:shd w:fill="auto" w:val="clear"/>
            <w:tcMar>
              <w:top w:w="100.0" w:type="dxa"/>
              <w:left w:w="100.0" w:type="dxa"/>
              <w:bottom w:w="100.0" w:type="dxa"/>
              <w:right w:w="100.0" w:type="dxa"/>
            </w:tcMar>
          </w:tcPr>
          <w:p w:rsidR="00000000" w:rsidDel="00000000" w:rsidP="00000000" w:rsidRDefault="00000000" w:rsidRPr="00000000" w14:paraId="00000009">
            <w:pPr>
              <w:widowControl w:val="0"/>
              <w:spacing w:line="240" w:lineRule="auto"/>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Banuba FZCO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line="240" w:lineRule="auto"/>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Customer’s address</w:t>
            </w:r>
          </w:p>
        </w:tc>
        <w:tc>
          <w:tcPr>
            <w:shd w:fill="auto" w:val="clear"/>
            <w:tcMar>
              <w:top w:w="100.0" w:type="dxa"/>
              <w:left w:w="100.0" w:type="dxa"/>
              <w:bottom w:w="100.0" w:type="dxa"/>
              <w:right w:w="100.0" w:type="dxa"/>
            </w:tcMar>
          </w:tcPr>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240" w:lineRule="auto"/>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RM1608, 16/F, APEC PLAZA ,49 HOI TUEN RD, KWUN TONG</w:t>
            </w:r>
          </w:p>
        </w:tc>
        <w:tc>
          <w:tcPr>
            <w:shd w:fill="auto" w:val="clear"/>
            <w:tcMar>
              <w:top w:w="100.0" w:type="dxa"/>
              <w:left w:w="100.0" w:type="dxa"/>
              <w:bottom w:w="100.0" w:type="dxa"/>
              <w:right w:w="100.0" w:type="dxa"/>
            </w:tcMar>
          </w:tcPr>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line="240" w:lineRule="auto"/>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Billing </w:t>
              <w:br w:type="textWrapping"/>
              <w:t xml:space="preserve">address</w:t>
            </w:r>
          </w:p>
        </w:tc>
        <w:tc>
          <w:tcPr>
            <w:shd w:fill="auto" w:val="clear"/>
            <w:tcMar>
              <w:top w:w="100.0" w:type="dxa"/>
              <w:left w:w="100.0" w:type="dxa"/>
              <w:bottom w:w="100.0" w:type="dxa"/>
              <w:right w:w="100.0" w:type="dxa"/>
            </w:tcMar>
          </w:tcPr>
          <w:p w:rsidR="00000000" w:rsidDel="00000000" w:rsidP="00000000" w:rsidRDefault="00000000" w:rsidRPr="00000000" w14:paraId="0000000D">
            <w:pPr>
              <w:widowControl w:val="0"/>
              <w:spacing w:line="240" w:lineRule="auto"/>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IFZA Business Park, DDP, 27540-001, UAE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240" w:lineRule="auto"/>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Company</w:t>
              <w:br w:type="textWrapping"/>
              <w:t xml:space="preserve">number</w:t>
            </w:r>
          </w:p>
        </w:tc>
        <w:tc>
          <w:tcPr>
            <w:shd w:fill="auto" w:val="clear"/>
            <w:tcMar>
              <w:top w:w="100.0" w:type="dxa"/>
              <w:left w:w="100.0" w:type="dxa"/>
              <w:bottom w:w="100.0" w:type="dxa"/>
              <w:right w:w="100.0" w:type="dxa"/>
            </w:tcMar>
          </w:tcPr>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line="240" w:lineRule="auto"/>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78459506-000-07-25-9</w:t>
            </w:r>
          </w:p>
        </w:tc>
        <w:tc>
          <w:tcPr>
            <w:shd w:fill="auto" w:val="clear"/>
            <w:tcMar>
              <w:top w:w="100.0" w:type="dxa"/>
              <w:left w:w="100.0" w:type="dxa"/>
              <w:bottom w:w="100.0" w:type="dxa"/>
              <w:right w:w="100.0" w:type="dxa"/>
            </w:tcMar>
          </w:tcPr>
          <w:p w:rsidR="00000000" w:rsidDel="00000000" w:rsidP="00000000" w:rsidRDefault="00000000" w:rsidRPr="00000000" w14:paraId="00000010">
            <w:pPr>
              <w:widowControl w:val="0"/>
              <w:spacing w:line="240" w:lineRule="auto"/>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Company</w:t>
              <w:br w:type="textWrapping"/>
              <w:t xml:space="preserve">number</w:t>
            </w:r>
          </w:p>
        </w:tc>
        <w:tc>
          <w:tcPr>
            <w:shd w:fill="auto" w:val="clear"/>
            <w:tcMar>
              <w:top w:w="100.0" w:type="dxa"/>
              <w:left w:w="100.0" w:type="dxa"/>
              <w:bottom w:w="100.0" w:type="dxa"/>
              <w:right w:w="100.0" w:type="dxa"/>
            </w:tcMar>
          </w:tcPr>
          <w:p w:rsidR="00000000" w:rsidDel="00000000" w:rsidP="00000000" w:rsidRDefault="00000000" w:rsidRPr="00000000" w14:paraId="00000011">
            <w:pPr>
              <w:widowControl w:val="0"/>
              <w:spacing w:line="240" w:lineRule="auto"/>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27540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line="240" w:lineRule="auto"/>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Contact name</w:t>
            </w:r>
          </w:p>
        </w:tc>
        <w:tc>
          <w:tcPr>
            <w:shd w:fill="auto" w:val="clear"/>
            <w:tcMar>
              <w:top w:w="100.0" w:type="dxa"/>
              <w:left w:w="100.0" w:type="dxa"/>
              <w:bottom w:w="100.0" w:type="dxa"/>
              <w:right w:w="100.0" w:type="dxa"/>
            </w:tcMar>
          </w:tcPr>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line="240" w:lineRule="auto"/>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Kieran Li</w:t>
            </w:r>
          </w:p>
        </w:tc>
        <w:tc>
          <w:tcPr>
            <w:shd w:fill="auto" w:val="clear"/>
            <w:tcMar>
              <w:top w:w="100.0" w:type="dxa"/>
              <w:left w:w="100.0" w:type="dxa"/>
              <w:bottom w:w="100.0" w:type="dxa"/>
              <w:right w:w="100.0" w:type="dxa"/>
            </w:tcMar>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40" w:lineRule="auto"/>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Billing </w:t>
              <w:br w:type="textWrapping"/>
              <w:t xml:space="preserve">contact name</w:t>
            </w:r>
          </w:p>
        </w:tc>
        <w:tc>
          <w:tcPr>
            <w:shd w:fill="auto" w:val="clear"/>
            <w:tcMar>
              <w:top w:w="100.0" w:type="dxa"/>
              <w:left w:w="100.0" w:type="dxa"/>
              <w:bottom w:w="100.0" w:type="dxa"/>
              <w:right w:w="100.0" w:type="dxa"/>
            </w:tcMar>
          </w:tcPr>
          <w:p w:rsidR="00000000" w:rsidDel="00000000" w:rsidP="00000000" w:rsidRDefault="00000000" w:rsidRPr="00000000" w14:paraId="00000015">
            <w:pPr>
              <w:widowControl w:val="0"/>
              <w:spacing w:line="240" w:lineRule="auto"/>
              <w:rPr>
                <w:rFonts w:ascii="Century Gothic" w:cs="Century Gothic" w:eastAsia="Century Gothic" w:hAnsi="Century Gothic"/>
                <w:sz w:val="16"/>
                <w:szCs w:val="16"/>
              </w:rPr>
            </w:pPr>
            <w:hyperlink r:id="rId7">
              <w:r w:rsidDel="00000000" w:rsidR="00000000" w:rsidRPr="00000000">
                <w:rPr>
                  <w:rFonts w:ascii="Century Gothic" w:cs="Century Gothic" w:eastAsia="Century Gothic" w:hAnsi="Century Gothic"/>
                  <w:color w:val="0000ee"/>
                  <w:sz w:val="16"/>
                  <w:szCs w:val="16"/>
                  <w:highlight w:val="white"/>
                  <w:u w:val="single"/>
                  <w:rtl w:val="0"/>
                </w:rPr>
                <w:t xml:space="preserve">Anna Krot</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6">
            <w:pPr>
              <w:widowControl w:val="0"/>
              <w:spacing w:line="240" w:lineRule="auto"/>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Contact email</w:t>
            </w:r>
          </w:p>
        </w:tc>
        <w:tc>
          <w:tcPr>
            <w:shd w:fill="auto" w:val="clear"/>
            <w:tcMar>
              <w:top w:w="100.0" w:type="dxa"/>
              <w:left w:w="100.0" w:type="dxa"/>
              <w:bottom w:w="100.0" w:type="dxa"/>
              <w:right w:w="100.0" w:type="dxa"/>
            </w:tcMar>
          </w:tcPr>
          <w:p w:rsidR="00000000" w:rsidDel="00000000" w:rsidP="00000000" w:rsidRDefault="00000000" w:rsidRPr="00000000" w14:paraId="00000017">
            <w:pPr>
              <w:widowControl w:val="0"/>
              <w:spacing w:line="240" w:lineRule="auto"/>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Kieran@5senses.global</w:t>
            </w:r>
          </w:p>
        </w:tc>
        <w:tc>
          <w:tcPr>
            <w:shd w:fill="auto" w:val="clear"/>
            <w:tcMar>
              <w:top w:w="100.0" w:type="dxa"/>
              <w:left w:w="100.0" w:type="dxa"/>
              <w:bottom w:w="100.0" w:type="dxa"/>
              <w:right w:w="100.0" w:type="dxa"/>
            </w:tcMar>
          </w:tcPr>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line="240" w:lineRule="auto"/>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Billing </w:t>
              <w:br w:type="textWrapping"/>
              <w:t xml:space="preserve">contact email</w:t>
            </w:r>
          </w:p>
        </w:tc>
        <w:tc>
          <w:tcPr>
            <w:shd w:fill="auto" w:val="clear"/>
            <w:tcMar>
              <w:top w:w="100.0" w:type="dxa"/>
              <w:left w:w="100.0" w:type="dxa"/>
              <w:bottom w:w="100.0" w:type="dxa"/>
              <w:right w:w="100.0" w:type="dxa"/>
            </w:tcMar>
          </w:tcPr>
          <w:p w:rsidR="00000000" w:rsidDel="00000000" w:rsidP="00000000" w:rsidRDefault="00000000" w:rsidRPr="00000000" w14:paraId="00000019">
            <w:pPr>
              <w:widowControl w:val="0"/>
              <w:spacing w:line="240" w:lineRule="auto"/>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accounts@banuba.com </w:t>
            </w:r>
          </w:p>
        </w:tc>
      </w:tr>
      <w:tr>
        <w:trPr>
          <w:cantSplit w:val="0"/>
          <w:trHeight w:val="36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A">
            <w:pPr>
              <w:widowControl w:val="0"/>
              <w:spacing w:line="240" w:lineRule="auto"/>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Subcontractor’s details (if any)</w:t>
            </w:r>
          </w:p>
        </w:tc>
        <w:tc>
          <w:tcPr>
            <w:gridSpan w:val="3"/>
            <w:shd w:fill="auto" w:val="clear"/>
            <w:tcMar>
              <w:top w:w="100.0" w:type="dxa"/>
              <w:left w:w="100.0" w:type="dxa"/>
              <w:bottom w:w="100.0" w:type="dxa"/>
              <w:right w:w="100.0" w:type="dxa"/>
            </w:tcMar>
          </w:tcPr>
          <w:p w:rsidR="00000000" w:rsidDel="00000000" w:rsidP="00000000" w:rsidRDefault="00000000" w:rsidRPr="00000000" w14:paraId="0000001B">
            <w:pPr>
              <w:widowControl w:val="0"/>
              <w:spacing w:line="240" w:lineRule="auto"/>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N/A</w:t>
            </w:r>
          </w:p>
        </w:tc>
      </w:tr>
      <w:tr>
        <w:trPr>
          <w:cantSplit w:val="0"/>
          <w:trHeight w:val="36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E">
            <w:pPr>
              <w:widowControl w:val="0"/>
              <w:spacing w:line="240" w:lineRule="auto"/>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Product, domain</w:t>
            </w:r>
          </w:p>
        </w:tc>
        <w:tc>
          <w:tcPr>
            <w:gridSpan w:val="3"/>
            <w:shd w:fill="auto" w:val="clear"/>
            <w:tcMar>
              <w:top w:w="100.0" w:type="dxa"/>
              <w:left w:w="100.0" w:type="dxa"/>
              <w:bottom w:w="100.0" w:type="dxa"/>
              <w:right w:w="100.0" w:type="dxa"/>
            </w:tcMar>
          </w:tcPr>
          <w:p w:rsidR="00000000" w:rsidDel="00000000" w:rsidP="00000000" w:rsidRDefault="00000000" w:rsidRPr="00000000" w14:paraId="0000001F">
            <w:pPr>
              <w:widowControl w:val="0"/>
              <w:spacing w:line="240" w:lineRule="auto"/>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B2B2C Asian Beauty Platform</w:t>
              <w:br w:type="textWrapping"/>
              <w:t xml:space="preserve">Platform: web</w:t>
              <w:br w:type="textWrapping"/>
              <w:t xml:space="preserve">Web domain: Will be provided further</w:t>
            </w:r>
          </w:p>
        </w:tc>
      </w:tr>
    </w:tbl>
    <w:p w:rsidR="00000000" w:rsidDel="00000000" w:rsidP="00000000" w:rsidRDefault="00000000" w:rsidRPr="00000000" w14:paraId="00000022">
      <w:pP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 </w:t>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jc w:val="both"/>
        <w:rPr>
          <w:rFonts w:ascii="Century Gothic" w:cs="Century Gothic" w:eastAsia="Century Gothic" w:hAnsi="Century Gothic"/>
          <w:color w:val="000000"/>
          <w:sz w:val="16"/>
          <w:szCs w:val="16"/>
          <w:highlight w:val="white"/>
        </w:rPr>
      </w:pPr>
      <w:r w:rsidDel="00000000" w:rsidR="00000000" w:rsidRPr="00000000">
        <w:rPr>
          <w:rFonts w:ascii="Century Gothic" w:cs="Century Gothic" w:eastAsia="Century Gothic" w:hAnsi="Century Gothic"/>
          <w:color w:val="000000"/>
          <w:sz w:val="16"/>
          <w:szCs w:val="16"/>
          <w:highlight w:val="white"/>
          <w:rtl w:val="0"/>
        </w:rPr>
        <w:t xml:space="preserve">The Customer acknowledges and agrees that demo Software was demonstrated by the Contractor </w:t>
      </w:r>
      <w:r w:rsidDel="00000000" w:rsidR="00000000" w:rsidRPr="00000000">
        <w:rPr>
          <w:rFonts w:ascii="Century Gothic" w:cs="Century Gothic" w:eastAsia="Century Gothic" w:hAnsi="Century Gothic"/>
          <w:sz w:val="16"/>
          <w:szCs w:val="16"/>
          <w:highlight w:val="white"/>
          <w:rtl w:val="0"/>
        </w:rPr>
        <w:t xml:space="preserve">prior to entering</w:t>
      </w:r>
      <w:r w:rsidDel="00000000" w:rsidR="00000000" w:rsidRPr="00000000">
        <w:rPr>
          <w:rFonts w:ascii="Century Gothic" w:cs="Century Gothic" w:eastAsia="Century Gothic" w:hAnsi="Century Gothic"/>
          <w:color w:val="000000"/>
          <w:sz w:val="16"/>
          <w:szCs w:val="16"/>
          <w:highlight w:val="white"/>
          <w:rtl w:val="0"/>
        </w:rPr>
        <w:t xml:space="preserve"> this </w:t>
      </w:r>
      <w:r w:rsidDel="00000000" w:rsidR="00000000" w:rsidRPr="00000000">
        <w:rPr>
          <w:rFonts w:ascii="Century Gothic" w:cs="Century Gothic" w:eastAsia="Century Gothic" w:hAnsi="Century Gothic"/>
          <w:sz w:val="16"/>
          <w:szCs w:val="16"/>
          <w:highlight w:val="white"/>
          <w:rtl w:val="0"/>
        </w:rPr>
        <w:t xml:space="preserve">Agreement</w:t>
      </w:r>
      <w:r w:rsidDel="00000000" w:rsidR="00000000" w:rsidRPr="00000000">
        <w:rPr>
          <w:rFonts w:ascii="Century Gothic" w:cs="Century Gothic" w:eastAsia="Century Gothic" w:hAnsi="Century Gothic"/>
          <w:color w:val="000000"/>
          <w:sz w:val="16"/>
          <w:szCs w:val="16"/>
          <w:highlight w:val="white"/>
          <w:rtl w:val="0"/>
        </w:rPr>
        <w:t xml:space="preserve">; the Customer confirms he is aware of Software content, functionality and performance and agrees not to make any claims in respect of it. </w:t>
      </w:r>
    </w:p>
    <w:p w:rsidR="00000000" w:rsidDel="00000000" w:rsidP="00000000" w:rsidRDefault="00000000" w:rsidRPr="00000000" w14:paraId="00000024">
      <w:pPr>
        <w:rPr>
          <w:rFonts w:ascii="Century Gothic" w:cs="Century Gothic" w:eastAsia="Century Gothic" w:hAnsi="Century Gothic"/>
          <w:sz w:val="16"/>
          <w:szCs w:val="16"/>
        </w:rPr>
      </w:pPr>
      <w:r w:rsidDel="00000000" w:rsidR="00000000" w:rsidRPr="00000000">
        <w:rPr>
          <w:rtl w:val="0"/>
        </w:rPr>
      </w:r>
    </w:p>
    <w:tbl>
      <w:tblPr>
        <w:tblStyle w:val="Table2"/>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140"/>
        <w:gridCol w:w="1050"/>
        <w:gridCol w:w="1680"/>
        <w:gridCol w:w="1275"/>
        <w:gridCol w:w="1305"/>
        <w:gridCol w:w="1320"/>
        <w:tblGridChange w:id="0">
          <w:tblGrid>
            <w:gridCol w:w="1290"/>
            <w:gridCol w:w="1140"/>
            <w:gridCol w:w="1050"/>
            <w:gridCol w:w="1680"/>
            <w:gridCol w:w="1275"/>
            <w:gridCol w:w="1305"/>
            <w:gridCol w:w="132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line="240" w:lineRule="auto"/>
              <w:rPr>
                <w:rFonts w:ascii="Century Gothic" w:cs="Century Gothic" w:eastAsia="Century Gothic" w:hAnsi="Century Gothic"/>
                <w:b w:val="1"/>
                <w:bCs w:val="1"/>
                <w:sz w:val="16"/>
                <w:szCs w:val="16"/>
              </w:rPr>
            </w:pPr>
            <w:r w:rsidDel="00000000" w:rsidR="00000000" w:rsidRPr="00000000">
              <w:rPr>
                <w:rFonts w:ascii="Century Gothic" w:cs="Century Gothic" w:eastAsia="Century Gothic" w:hAnsi="Century Gothic"/>
                <w:b w:val="1"/>
                <w:bCs w:val="1"/>
                <w:sz w:val="16"/>
                <w:szCs w:val="16"/>
                <w:rtl w:val="0"/>
              </w:rPr>
              <w:t xml:space="preserve">Software</w:t>
            </w:r>
          </w:p>
        </w:tc>
        <w:tc>
          <w:tcPr>
            <w:shd w:fill="auto" w:val="clear"/>
            <w:tcMar>
              <w:top w:w="100.0" w:type="dxa"/>
              <w:left w:w="100.0" w:type="dxa"/>
              <w:bottom w:w="100.0" w:type="dxa"/>
              <w:right w:w="100.0" w:type="dxa"/>
            </w:tcMar>
          </w:tcPr>
          <w:p w:rsidR="00000000" w:rsidDel="00000000" w:rsidP="00000000" w:rsidRDefault="00000000" w:rsidRPr="00000000" w14:paraId="00000026">
            <w:pPr>
              <w:widowControl w:val="0"/>
              <w:spacing w:line="240" w:lineRule="auto"/>
              <w:jc w:val="both"/>
              <w:rPr>
                <w:rFonts w:ascii="Century Gothic" w:cs="Century Gothic" w:eastAsia="Century Gothic" w:hAnsi="Century Gothic"/>
                <w:b w:val="1"/>
                <w:bCs w:val="1"/>
                <w:sz w:val="16"/>
                <w:szCs w:val="16"/>
              </w:rPr>
            </w:pPr>
            <w:r w:rsidDel="00000000" w:rsidR="00000000" w:rsidRPr="00000000">
              <w:rPr>
                <w:rFonts w:ascii="Century Gothic" w:cs="Century Gothic" w:eastAsia="Century Gothic" w:hAnsi="Century Gothic"/>
                <w:b w:val="1"/>
                <w:bCs w:val="1"/>
                <w:sz w:val="16"/>
                <w:szCs w:val="16"/>
                <w:rtl w:val="0"/>
              </w:rPr>
              <w:t xml:space="preserve">Tier (Virtual Try-ons per month)</w:t>
            </w:r>
          </w:p>
        </w:tc>
        <w:tc>
          <w:tcPr>
            <w:shd w:fill="auto" w:val="clear"/>
            <w:tcMar>
              <w:top w:w="100.0" w:type="dxa"/>
              <w:left w:w="100.0" w:type="dxa"/>
              <w:bottom w:w="100.0" w:type="dxa"/>
              <w:right w:w="100.0" w:type="dxa"/>
            </w:tcMar>
          </w:tcPr>
          <w:p w:rsidR="00000000" w:rsidDel="00000000" w:rsidP="00000000" w:rsidRDefault="00000000" w:rsidRPr="00000000" w14:paraId="00000027">
            <w:pPr>
              <w:widowControl w:val="0"/>
              <w:spacing w:line="240" w:lineRule="auto"/>
              <w:jc w:val="both"/>
              <w:rPr>
                <w:rFonts w:ascii="Century Gothic" w:cs="Century Gothic" w:eastAsia="Century Gothic" w:hAnsi="Century Gothic"/>
                <w:b w:val="1"/>
                <w:bCs w:val="1"/>
                <w:sz w:val="16"/>
                <w:szCs w:val="16"/>
              </w:rPr>
            </w:pPr>
            <w:r w:rsidDel="00000000" w:rsidR="00000000" w:rsidRPr="00000000">
              <w:rPr>
                <w:rFonts w:ascii="Century Gothic" w:cs="Century Gothic" w:eastAsia="Century Gothic" w:hAnsi="Century Gothic"/>
                <w:b w:val="1"/>
                <w:bCs w:val="1"/>
                <w:sz w:val="16"/>
                <w:szCs w:val="16"/>
                <w:rtl w:val="0"/>
              </w:rPr>
              <w:t xml:space="preserve">SKU</w:t>
            </w:r>
          </w:p>
        </w:tc>
        <w:tc>
          <w:tcPr>
            <w:shd w:fill="auto" w:val="clear"/>
            <w:tcMar>
              <w:top w:w="100.0" w:type="dxa"/>
              <w:left w:w="100.0" w:type="dxa"/>
              <w:bottom w:w="100.0" w:type="dxa"/>
              <w:right w:w="100.0" w:type="dxa"/>
            </w:tcMar>
          </w:tcPr>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line="240" w:lineRule="auto"/>
              <w:rPr>
                <w:rFonts w:ascii="Century Gothic" w:cs="Century Gothic" w:eastAsia="Century Gothic" w:hAnsi="Century Gothic"/>
                <w:b w:val="1"/>
                <w:bCs w:val="1"/>
                <w:sz w:val="16"/>
                <w:szCs w:val="16"/>
              </w:rPr>
            </w:pPr>
            <w:r w:rsidDel="00000000" w:rsidR="00000000" w:rsidRPr="00000000">
              <w:rPr>
                <w:rFonts w:ascii="Century Gothic" w:cs="Century Gothic" w:eastAsia="Century Gothic" w:hAnsi="Century Gothic"/>
                <w:b w:val="1"/>
                <w:bCs w:val="1"/>
                <w:sz w:val="16"/>
                <w:szCs w:val="16"/>
                <w:rtl w:val="0"/>
              </w:rPr>
              <w:t xml:space="preserve">Licence Fee</w:t>
            </w:r>
          </w:p>
        </w:tc>
        <w:tc>
          <w:tcPr>
            <w:shd w:fill="auto" w:val="clear"/>
            <w:tcMar>
              <w:top w:w="100.0" w:type="dxa"/>
              <w:left w:w="100.0" w:type="dxa"/>
              <w:bottom w:w="100.0" w:type="dxa"/>
              <w:right w:w="100.0" w:type="dxa"/>
            </w:tcMar>
          </w:tcPr>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line="240" w:lineRule="auto"/>
              <w:rPr>
                <w:rFonts w:ascii="Century Gothic" w:cs="Century Gothic" w:eastAsia="Century Gothic" w:hAnsi="Century Gothic"/>
                <w:b w:val="1"/>
                <w:bCs w:val="1"/>
                <w:sz w:val="16"/>
                <w:szCs w:val="16"/>
              </w:rPr>
            </w:pPr>
            <w:r w:rsidDel="00000000" w:rsidR="00000000" w:rsidRPr="00000000">
              <w:rPr>
                <w:rFonts w:ascii="Century Gothic" w:cs="Century Gothic" w:eastAsia="Century Gothic" w:hAnsi="Century Gothic"/>
                <w:b w:val="1"/>
                <w:bCs w:val="1"/>
                <w:sz w:val="16"/>
                <w:szCs w:val="16"/>
                <w:rtl w:val="0"/>
              </w:rPr>
              <w:t xml:space="preserve">Term of Licence</w:t>
            </w:r>
          </w:p>
        </w:tc>
        <w:tc>
          <w:tcPr>
            <w:shd w:fill="auto" w:val="clear"/>
            <w:tcMar>
              <w:top w:w="100.0" w:type="dxa"/>
              <w:left w:w="100.0" w:type="dxa"/>
              <w:bottom w:w="100.0" w:type="dxa"/>
              <w:right w:w="100.0" w:type="dxa"/>
            </w:tcMar>
          </w:tcPr>
          <w:p w:rsidR="00000000" w:rsidDel="00000000" w:rsidP="00000000" w:rsidRDefault="00000000" w:rsidRPr="00000000" w14:paraId="0000002A">
            <w:pPr>
              <w:widowControl w:val="0"/>
              <w:spacing w:line="240" w:lineRule="auto"/>
              <w:rPr>
                <w:rFonts w:ascii="Century Gothic" w:cs="Century Gothic" w:eastAsia="Century Gothic" w:hAnsi="Century Gothic"/>
                <w:b w:val="1"/>
                <w:bCs w:val="1"/>
                <w:sz w:val="16"/>
                <w:szCs w:val="16"/>
              </w:rPr>
            </w:pPr>
            <w:r w:rsidDel="00000000" w:rsidR="00000000" w:rsidRPr="00000000">
              <w:rPr>
                <w:rFonts w:ascii="Century Gothic" w:cs="Century Gothic" w:eastAsia="Century Gothic" w:hAnsi="Century Gothic"/>
                <w:b w:val="1"/>
                <w:bCs w:val="1"/>
                <w:sz w:val="16"/>
                <w:szCs w:val="16"/>
                <w:rtl w:val="0"/>
              </w:rPr>
              <w:t xml:space="preserve">Billing frequency</w:t>
            </w:r>
          </w:p>
        </w:tc>
        <w:tc>
          <w:tcPr>
            <w:shd w:fill="auto" w:val="clear"/>
            <w:tcMar>
              <w:top w:w="100.0" w:type="dxa"/>
              <w:left w:w="100.0" w:type="dxa"/>
              <w:bottom w:w="100.0" w:type="dxa"/>
              <w:right w:w="100.0" w:type="dxa"/>
            </w:tcMar>
          </w:tcPr>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line="240" w:lineRule="auto"/>
              <w:rPr>
                <w:rFonts w:ascii="Century Gothic" w:cs="Century Gothic" w:eastAsia="Century Gothic" w:hAnsi="Century Gothic"/>
                <w:b w:val="1"/>
                <w:bCs w:val="1"/>
                <w:sz w:val="16"/>
                <w:szCs w:val="16"/>
              </w:rPr>
            </w:pPr>
            <w:r w:rsidDel="00000000" w:rsidR="00000000" w:rsidRPr="00000000">
              <w:rPr>
                <w:rFonts w:ascii="Century Gothic" w:cs="Century Gothic" w:eastAsia="Century Gothic" w:hAnsi="Century Gothic"/>
                <w:b w:val="1"/>
                <w:bCs w:val="1"/>
                <w:sz w:val="16"/>
                <w:szCs w:val="16"/>
                <w:rtl w:val="0"/>
              </w:rPr>
              <w:t xml:space="preserve">Annual amount</w:t>
            </w:r>
          </w:p>
        </w:tc>
      </w:tr>
      <w:tr>
        <w:trPr>
          <w:cantSplit w:val="0"/>
          <w:trHeight w:val="360" w:hRule="atLeast"/>
          <w:tblHeader w:val="1"/>
        </w:trPr>
        <w:tc>
          <w:tcPr>
            <w:vMerge w:val="restart"/>
            <w:shd w:fill="auto" w:val="clear"/>
            <w:tcMar>
              <w:top w:w="100.0" w:type="dxa"/>
              <w:left w:w="100.0" w:type="dxa"/>
              <w:bottom w:w="100.0" w:type="dxa"/>
              <w:right w:w="100.0" w:type="dxa"/>
            </w:tcMar>
          </w:tcPr>
          <w:p w:rsidR="00000000" w:rsidDel="00000000" w:rsidP="00000000" w:rsidRDefault="00000000" w:rsidRPr="00000000" w14:paraId="0000002C">
            <w:pPr>
              <w:widowControl w:val="0"/>
              <w:spacing w:line="240" w:lineRule="auto"/>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TINT make-up</w:t>
            </w:r>
          </w:p>
          <w:p w:rsidR="00000000" w:rsidDel="00000000" w:rsidP="00000000" w:rsidRDefault="00000000" w:rsidRPr="00000000" w14:paraId="0000002D">
            <w:pPr>
              <w:widowControl w:val="0"/>
              <w:spacing w:line="240" w:lineRule="auto"/>
              <w:rPr>
                <w:rFonts w:ascii="Century Gothic" w:cs="Century Gothic" w:eastAsia="Century Gothic" w:hAnsi="Century Gothic"/>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E">
            <w:pPr>
              <w:widowControl w:val="0"/>
              <w:spacing w:line="240" w:lineRule="auto"/>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Tier-1: 0 - 45,000</w:t>
            </w:r>
          </w:p>
        </w:tc>
        <w:tc>
          <w:tcPr>
            <w:shd w:fill="auto" w:val="clear"/>
            <w:tcMar>
              <w:top w:w="100.0" w:type="dxa"/>
              <w:left w:w="100.0" w:type="dxa"/>
              <w:bottom w:w="100.0" w:type="dxa"/>
              <w:right w:w="100.0" w:type="dxa"/>
            </w:tcMar>
          </w:tcPr>
          <w:p w:rsidR="00000000" w:rsidDel="00000000" w:rsidP="00000000" w:rsidRDefault="00000000" w:rsidRPr="00000000" w14:paraId="0000002F">
            <w:pPr>
              <w:widowControl w:val="0"/>
              <w:spacing w:line="240" w:lineRule="auto"/>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Unlimited</w:t>
            </w:r>
          </w:p>
        </w:tc>
        <w:tc>
          <w:tcPr>
            <w:shd w:fill="auto" w:val="clear"/>
            <w:tcMar>
              <w:top w:w="100.0" w:type="dxa"/>
              <w:left w:w="100.0" w:type="dxa"/>
              <w:bottom w:w="100.0" w:type="dxa"/>
              <w:right w:w="100.0" w:type="dxa"/>
            </w:tcMar>
          </w:tcPr>
          <w:p w:rsidR="00000000" w:rsidDel="00000000" w:rsidP="00000000" w:rsidRDefault="00000000" w:rsidRPr="00000000" w14:paraId="00000030">
            <w:pPr>
              <w:widowControl w:val="0"/>
              <w:spacing w:after="200" w:line="240" w:lineRule="auto"/>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10,000 USD</w:t>
            </w:r>
          </w:p>
        </w:tc>
        <w:tc>
          <w:tcPr>
            <w:tcMar>
              <w:top w:w="100.0" w:type="dxa"/>
              <w:left w:w="100.0" w:type="dxa"/>
              <w:bottom w:w="100.0" w:type="dxa"/>
              <w:right w:w="100.0" w:type="dxa"/>
            </w:tcMar>
          </w:tcPr>
          <w:p w:rsidR="00000000" w:rsidDel="00000000" w:rsidP="00000000" w:rsidRDefault="00000000" w:rsidRPr="00000000" w14:paraId="00000031">
            <w:pPr>
              <w:widowControl w:val="0"/>
              <w:spacing w:after="200" w:line="240" w:lineRule="auto"/>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1 year</w:t>
            </w:r>
          </w:p>
        </w:tc>
        <w:tc>
          <w:tcPr>
            <w:tcMar>
              <w:top w:w="100.0" w:type="dxa"/>
              <w:left w:w="100.0" w:type="dxa"/>
              <w:bottom w:w="100.0" w:type="dxa"/>
              <w:right w:w="100.0" w:type="dxa"/>
            </w:tcMar>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line="240" w:lineRule="auto"/>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Annually upfront</w:t>
            </w:r>
          </w:p>
        </w:tc>
        <w:tc>
          <w:tcPr>
            <w:shd w:fill="auto" w:val="clear"/>
            <w:tcMar>
              <w:top w:w="100.0" w:type="dxa"/>
              <w:left w:w="100.0" w:type="dxa"/>
              <w:bottom w:w="100.0" w:type="dxa"/>
              <w:right w:w="100.0" w:type="dxa"/>
            </w:tcMar>
          </w:tcPr>
          <w:p w:rsidR="00000000" w:rsidDel="00000000" w:rsidP="00000000" w:rsidRDefault="00000000" w:rsidRPr="00000000" w14:paraId="00000033">
            <w:pPr>
              <w:widowControl w:val="0"/>
              <w:spacing w:after="200" w:line="240" w:lineRule="auto"/>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10,000 USD</w:t>
            </w:r>
          </w:p>
        </w:tc>
      </w:tr>
      <w:tr>
        <w:trPr>
          <w:cantSplit w:val="0"/>
          <w:trHeight w:val="360" w:hRule="atLeast"/>
          <w:tblHeader w:val="1"/>
        </w:trPr>
        <w:tc>
          <w:tcPr>
            <w:vMerge w:val="continue"/>
            <w:shd w:fill="auto" w:val="clear"/>
            <w:tcMar>
              <w:top w:w="100.0" w:type="dxa"/>
              <w:left w:w="100.0" w:type="dxa"/>
              <w:bottom w:w="100.0" w:type="dxa"/>
              <w:right w:w="100.0" w:type="dxa"/>
            </w:tcMar>
          </w:tcPr>
          <w:p w:rsidR="00000000" w:rsidDel="00000000" w:rsidP="00000000" w:rsidRDefault="00000000" w:rsidRPr="00000000" w14:paraId="00000034">
            <w:pPr>
              <w:widowControl w:val="0"/>
              <w:spacing w:after="0" w:before="0" w:line="240" w:lineRule="auto"/>
              <w:ind w:left="0" w:firstLine="0"/>
              <w:rPr>
                <w:rFonts w:ascii="Century Gothic" w:cs="Century Gothic" w:eastAsia="Century Gothic" w:hAnsi="Century Gothic"/>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5">
            <w:pPr>
              <w:widowControl w:val="0"/>
              <w:spacing w:line="240" w:lineRule="auto"/>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Tier-2: 45,000 - 75,000</w:t>
            </w:r>
          </w:p>
        </w:tc>
        <w:tc>
          <w:tcPr>
            <w:shd w:fill="auto" w:val="clear"/>
            <w:tcMar>
              <w:top w:w="100.0" w:type="dxa"/>
              <w:left w:w="100.0" w:type="dxa"/>
              <w:bottom w:w="100.0" w:type="dxa"/>
              <w:right w:w="100.0" w:type="dxa"/>
            </w:tcMar>
          </w:tcPr>
          <w:p w:rsidR="00000000" w:rsidDel="00000000" w:rsidP="00000000" w:rsidRDefault="00000000" w:rsidRPr="00000000" w14:paraId="00000036">
            <w:pPr>
              <w:widowControl w:val="0"/>
              <w:spacing w:line="240" w:lineRule="auto"/>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Unlimited</w:t>
            </w:r>
          </w:p>
        </w:tc>
        <w:tc>
          <w:tcPr>
            <w:shd w:fill="auto" w:val="clear"/>
            <w:tcMar>
              <w:top w:w="100.0" w:type="dxa"/>
              <w:left w:w="100.0" w:type="dxa"/>
              <w:bottom w:w="100.0" w:type="dxa"/>
              <w:right w:w="100.0" w:type="dxa"/>
            </w:tcMar>
          </w:tcPr>
          <w:p w:rsidR="00000000" w:rsidDel="00000000" w:rsidP="00000000" w:rsidRDefault="00000000" w:rsidRPr="00000000" w14:paraId="00000037">
            <w:pPr>
              <w:widowControl w:val="0"/>
              <w:spacing w:after="200" w:line="240" w:lineRule="auto"/>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17,990 USD</w:t>
            </w:r>
          </w:p>
        </w:tc>
        <w:tc>
          <w:tcPr>
            <w:tcMar>
              <w:top w:w="100.0" w:type="dxa"/>
              <w:left w:w="100.0" w:type="dxa"/>
              <w:bottom w:w="100.0" w:type="dxa"/>
              <w:right w:w="100.0" w:type="dxa"/>
            </w:tcMar>
          </w:tcPr>
          <w:p w:rsidR="00000000" w:rsidDel="00000000" w:rsidP="00000000" w:rsidRDefault="00000000" w:rsidRPr="00000000" w14:paraId="00000038">
            <w:pPr>
              <w:widowControl w:val="0"/>
              <w:spacing w:after="200" w:line="240" w:lineRule="auto"/>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1 year</w:t>
            </w:r>
          </w:p>
        </w:tc>
        <w:tc>
          <w:tcPr>
            <w:tcMar>
              <w:top w:w="100.0" w:type="dxa"/>
              <w:left w:w="100.0" w:type="dxa"/>
              <w:bottom w:w="100.0" w:type="dxa"/>
              <w:right w:w="100.0" w:type="dxa"/>
            </w:tcMar>
          </w:tcPr>
          <w:p w:rsidR="00000000" w:rsidDel="00000000" w:rsidP="00000000" w:rsidRDefault="00000000" w:rsidRPr="00000000" w14:paraId="00000039">
            <w:pPr>
              <w:widowControl w:val="0"/>
              <w:spacing w:line="240" w:lineRule="auto"/>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Annually upfront</w:t>
            </w:r>
          </w:p>
        </w:tc>
        <w:tc>
          <w:tcPr>
            <w:shd w:fill="auto" w:val="clear"/>
            <w:tcMar>
              <w:top w:w="100.0" w:type="dxa"/>
              <w:left w:w="100.0" w:type="dxa"/>
              <w:bottom w:w="100.0" w:type="dxa"/>
              <w:right w:w="100.0" w:type="dxa"/>
            </w:tcMar>
          </w:tcPr>
          <w:p w:rsidR="00000000" w:rsidDel="00000000" w:rsidP="00000000" w:rsidRDefault="00000000" w:rsidRPr="00000000" w14:paraId="0000003A">
            <w:pPr>
              <w:widowControl w:val="0"/>
              <w:spacing w:after="200" w:line="240" w:lineRule="auto"/>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17,990 USD</w:t>
            </w:r>
          </w:p>
        </w:tc>
      </w:tr>
      <w:tr>
        <w:trPr>
          <w:cantSplit w:val="0"/>
          <w:trHeight w:val="360" w:hRule="atLeast"/>
          <w:tblHeader w:val="1"/>
        </w:trPr>
        <w:tc>
          <w:tcPr>
            <w:vMerge w:val="continue"/>
            <w:shd w:fill="auto" w:val="clear"/>
            <w:tcMar>
              <w:top w:w="100.0" w:type="dxa"/>
              <w:left w:w="100.0" w:type="dxa"/>
              <w:bottom w:w="100.0" w:type="dxa"/>
              <w:right w:w="100.0" w:type="dxa"/>
            </w:tcMar>
          </w:tcPr>
          <w:p w:rsidR="00000000" w:rsidDel="00000000" w:rsidP="00000000" w:rsidRDefault="00000000" w:rsidRPr="00000000" w14:paraId="0000003B">
            <w:pPr>
              <w:widowControl w:val="0"/>
              <w:spacing w:after="0" w:before="0" w:line="240" w:lineRule="auto"/>
              <w:ind w:left="0" w:firstLine="0"/>
              <w:rPr>
                <w:rFonts w:ascii="Century Gothic" w:cs="Century Gothic" w:eastAsia="Century Gothic" w:hAnsi="Century Gothic"/>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C">
            <w:pPr>
              <w:widowControl w:val="0"/>
              <w:spacing w:line="240" w:lineRule="auto"/>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Tier-3: 75,000 - 125,000</w:t>
            </w:r>
          </w:p>
        </w:tc>
        <w:tc>
          <w:tcPr>
            <w:shd w:fill="auto" w:val="clear"/>
            <w:tcMar>
              <w:top w:w="100.0" w:type="dxa"/>
              <w:left w:w="100.0" w:type="dxa"/>
              <w:bottom w:w="100.0" w:type="dxa"/>
              <w:right w:w="100.0" w:type="dxa"/>
            </w:tcMar>
          </w:tcPr>
          <w:p w:rsidR="00000000" w:rsidDel="00000000" w:rsidP="00000000" w:rsidRDefault="00000000" w:rsidRPr="00000000" w14:paraId="0000003D">
            <w:pPr>
              <w:widowControl w:val="0"/>
              <w:spacing w:line="240" w:lineRule="auto"/>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Unlimited</w:t>
            </w:r>
          </w:p>
        </w:tc>
        <w:tc>
          <w:tcPr>
            <w:shd w:fill="auto" w:val="clear"/>
            <w:tcMar>
              <w:top w:w="100.0" w:type="dxa"/>
              <w:left w:w="100.0" w:type="dxa"/>
              <w:bottom w:w="100.0" w:type="dxa"/>
              <w:right w:w="100.0" w:type="dxa"/>
            </w:tcMar>
          </w:tcPr>
          <w:p w:rsidR="00000000" w:rsidDel="00000000" w:rsidP="00000000" w:rsidRDefault="00000000" w:rsidRPr="00000000" w14:paraId="0000003E">
            <w:pPr>
              <w:widowControl w:val="0"/>
              <w:spacing w:after="200" w:line="240" w:lineRule="auto"/>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25,900 USD</w:t>
            </w:r>
          </w:p>
        </w:tc>
        <w:tc>
          <w:tcPr>
            <w:tcMar>
              <w:top w:w="100.0" w:type="dxa"/>
              <w:left w:w="100.0" w:type="dxa"/>
              <w:bottom w:w="100.0" w:type="dxa"/>
              <w:right w:w="100.0" w:type="dxa"/>
            </w:tcMar>
          </w:tcPr>
          <w:p w:rsidR="00000000" w:rsidDel="00000000" w:rsidP="00000000" w:rsidRDefault="00000000" w:rsidRPr="00000000" w14:paraId="0000003F">
            <w:pPr>
              <w:widowControl w:val="0"/>
              <w:spacing w:after="200" w:line="240" w:lineRule="auto"/>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1 year</w:t>
            </w:r>
          </w:p>
        </w:tc>
        <w:tc>
          <w:tcPr>
            <w:tcMar>
              <w:top w:w="100.0" w:type="dxa"/>
              <w:left w:w="100.0" w:type="dxa"/>
              <w:bottom w:w="100.0" w:type="dxa"/>
              <w:right w:w="100.0" w:type="dxa"/>
            </w:tcMar>
          </w:tcPr>
          <w:p w:rsidR="00000000" w:rsidDel="00000000" w:rsidP="00000000" w:rsidRDefault="00000000" w:rsidRPr="00000000" w14:paraId="00000040">
            <w:pPr>
              <w:widowControl w:val="0"/>
              <w:spacing w:line="240" w:lineRule="auto"/>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Annually upfront</w:t>
            </w:r>
          </w:p>
        </w:tc>
        <w:tc>
          <w:tcPr>
            <w:shd w:fill="auto" w:val="clear"/>
            <w:tcMar>
              <w:top w:w="100.0" w:type="dxa"/>
              <w:left w:w="100.0" w:type="dxa"/>
              <w:bottom w:w="100.0" w:type="dxa"/>
              <w:right w:w="100.0" w:type="dxa"/>
            </w:tcMar>
          </w:tcPr>
          <w:p w:rsidR="00000000" w:rsidDel="00000000" w:rsidP="00000000" w:rsidRDefault="00000000" w:rsidRPr="00000000" w14:paraId="00000041">
            <w:pPr>
              <w:widowControl w:val="0"/>
              <w:spacing w:after="200" w:line="240" w:lineRule="auto"/>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25,900 USD</w:t>
            </w:r>
          </w:p>
        </w:tc>
      </w:tr>
    </w:tbl>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200"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color w:val="222222"/>
          <w:sz w:val="16"/>
          <w:szCs w:val="16"/>
          <w:rtl w:val="0"/>
        </w:rPr>
        <w:br w:type="textWrapping"/>
      </w:r>
      <w:r w:rsidDel="00000000" w:rsidR="00000000" w:rsidRPr="00000000">
        <w:rPr>
          <w:rFonts w:ascii="Century Gothic" w:cs="Century Gothic" w:eastAsia="Century Gothic" w:hAnsi="Century Gothic"/>
          <w:sz w:val="16"/>
          <w:szCs w:val="16"/>
          <w:rtl w:val="0"/>
        </w:rPr>
        <w:t xml:space="preserve">The Licence payments for the TINT mentioned above are subject to the condition that the amount of Virtual Try-ons per month does not exceed the indicated limit with respect to the particular tier. If the amount of Virtual Try-ons per month exceeds the indicated limit in any given month, then, at the end of the respective month or, in case of termination of the Agreement, at the date of termination of the Agreement, the Customer shall be switched to the next tier of Virtual Try-ons per month and shall pay the difference for the remaining Virtual Try-ons. Parties may renegotiate the licensing terms in writing accordingly.</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200"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The Customer may request Extended Support services from the Contractor. The cost of such Extended Support is 1,000 USD per month and includes assistance with product (Make-up) digitization, bulk uploading, eight (8) hours of training and onboarding. The minimum term for which Extended Support may be requested is 3 (three) consecutive months.</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200" w:lineRule="auto"/>
        <w:jc w:val="both"/>
        <w:rPr>
          <w:rFonts w:ascii="Century Gothic" w:cs="Century Gothic" w:eastAsia="Century Gothic" w:hAnsi="Century Gothic"/>
          <w:sz w:val="16"/>
          <w:szCs w:val="16"/>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200" w:lineRule="auto"/>
        <w:jc w:val="both"/>
        <w:rPr>
          <w:rFonts w:ascii="Century Gothic" w:cs="Century Gothic" w:eastAsia="Century Gothic" w:hAnsi="Century Gothic"/>
          <w:color w:val="222222"/>
          <w:sz w:val="16"/>
          <w:szCs w:val="16"/>
        </w:rPr>
      </w:pPr>
      <w:r w:rsidDel="00000000" w:rsidR="00000000" w:rsidRPr="00000000">
        <w:rPr>
          <w:rFonts w:ascii="Century Gothic" w:cs="Century Gothic" w:eastAsia="Century Gothic" w:hAnsi="Century Gothic"/>
          <w:color w:val="222222"/>
          <w:sz w:val="16"/>
          <w:szCs w:val="16"/>
          <w:rtl w:val="0"/>
        </w:rPr>
        <w:t xml:space="preserve">Contractor may revise fees annually.</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320"/>
        <w:tblGridChange w:id="0">
          <w:tblGrid>
            <w:gridCol w:w="1680"/>
            <w:gridCol w:w="7320"/>
          </w:tblGrid>
        </w:tblGridChange>
      </w:tblGrid>
      <w:tr>
        <w:trPr>
          <w:cantSplit w:val="0"/>
          <w:trHeight w:val="335"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line="240" w:lineRule="auto"/>
              <w:rPr>
                <w:rFonts w:ascii="Century Gothic" w:cs="Century Gothic" w:eastAsia="Century Gothic" w:hAnsi="Century Gothic"/>
                <w:b w:val="1"/>
                <w:bCs w:val="1"/>
                <w:sz w:val="16"/>
                <w:szCs w:val="16"/>
              </w:rPr>
            </w:pPr>
            <w:r w:rsidDel="00000000" w:rsidR="00000000" w:rsidRPr="00000000">
              <w:rPr>
                <w:rFonts w:ascii="Century Gothic" w:cs="Century Gothic" w:eastAsia="Century Gothic" w:hAnsi="Century Gothic"/>
                <w:b w:val="1"/>
                <w:bCs w:val="1"/>
                <w:sz w:val="16"/>
                <w:szCs w:val="16"/>
                <w:rtl w:val="0"/>
              </w:rPr>
              <w:t xml:space="preserve">Additional terms and conditions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pacing w:line="240" w:lineRule="auto"/>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Definitions</w:t>
            </w:r>
          </w:p>
        </w:tc>
        <w:tc>
          <w:tcPr>
            <w:shd w:fill="auto" w:val="clear"/>
            <w:tcMar>
              <w:top w:w="100.0" w:type="dxa"/>
              <w:left w:w="100.0" w:type="dxa"/>
              <w:bottom w:w="100.0" w:type="dxa"/>
              <w:right w:w="100.0" w:type="dxa"/>
            </w:tcMar>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line="240" w:lineRule="auto"/>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Capitalised terms used but not defined in this Order Form have the meaning set forth in the Terms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line="240" w:lineRule="auto"/>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Governing terms</w:t>
            </w:r>
          </w:p>
        </w:tc>
        <w:tc>
          <w:tcPr>
            <w:shd w:fill="auto" w:val="clear"/>
            <w:tcMar>
              <w:top w:w="100.0" w:type="dxa"/>
              <w:left w:w="100.0" w:type="dxa"/>
              <w:bottom w:w="100.0" w:type="dxa"/>
              <w:right w:w="100.0" w:type="dxa"/>
            </w:tcMar>
          </w:tcPr>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line="240" w:lineRule="auto"/>
              <w:rPr>
                <w:rFonts w:ascii="Century Gothic" w:cs="Century Gothic" w:eastAsia="Century Gothic" w:hAnsi="Century Gothic"/>
                <w:i w:val="1"/>
                <w:iCs w:val="1"/>
                <w:sz w:val="16"/>
                <w:szCs w:val="16"/>
              </w:rPr>
            </w:pPr>
            <w:r w:rsidDel="00000000" w:rsidR="00000000" w:rsidRPr="00000000">
              <w:rPr>
                <w:rFonts w:ascii="Century Gothic" w:cs="Century Gothic" w:eastAsia="Century Gothic" w:hAnsi="Century Gothic"/>
                <w:sz w:val="16"/>
                <w:szCs w:val="16"/>
                <w:rtl w:val="0"/>
              </w:rPr>
              <w:t xml:space="preserve">Software Licensing Terms (the “Terms”) apply to this Order Form and are available at the following link: </w:t>
            </w:r>
            <w:r w:rsidDel="00000000" w:rsidR="00000000" w:rsidRPr="00000000">
              <w:rPr>
                <w:rFonts w:ascii="Century Gothic" w:cs="Century Gothic" w:eastAsia="Century Gothic" w:hAnsi="Century Gothic"/>
                <w:b w:val="1"/>
                <w:bCs w:val="1"/>
                <w:sz w:val="16"/>
                <w:szCs w:val="16"/>
                <w:rtl w:val="0"/>
              </w:rPr>
              <w:t xml:space="preserve">https://www.banuba.com/licensing-terms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line="240" w:lineRule="auto"/>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Renewal terms</w:t>
            </w:r>
          </w:p>
        </w:tc>
        <w:tc>
          <w:tcPr>
            <w:shd w:fill="auto" w:val="clear"/>
            <w:tcMar>
              <w:top w:w="100.0" w:type="dxa"/>
              <w:left w:w="100.0" w:type="dxa"/>
              <w:bottom w:w="100.0" w:type="dxa"/>
              <w:right w:w="100.0" w:type="dxa"/>
            </w:tcMar>
          </w:tcPr>
          <w:p w:rsidR="00000000" w:rsidDel="00000000" w:rsidP="00000000" w:rsidRDefault="00000000" w:rsidRPr="00000000" w14:paraId="0000004D">
            <w:pPr>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The initial period shall be automatically renewed for additional successive 12 months renewal terms, unless either party provides a written notice of non-renewal at least 30 days prior to the end of the current period.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line="240" w:lineRule="auto"/>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Payment terms</w:t>
            </w:r>
          </w:p>
        </w:tc>
        <w:tc>
          <w:tcPr>
            <w:shd w:fill="auto" w:val="clear"/>
            <w:tcMar>
              <w:top w:w="100.0" w:type="dxa"/>
              <w:left w:w="100.0" w:type="dxa"/>
              <w:bottom w:w="100.0" w:type="dxa"/>
              <w:right w:w="100.0" w:type="dxa"/>
            </w:tcMar>
          </w:tcPr>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line="240" w:lineRule="auto"/>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With respect to the Licence Fee in the first year of licensing: NET 60</w:t>
              <w:br w:type="textWrapping"/>
              <w:t xml:space="preserve">With respect to the Licence Fee in the subsequent years of licensing: NET 15</w:t>
              <w:br w:type="textWrapping"/>
              <w:t xml:space="preserve">With respect to the Extended Support services: NET 15</w:t>
            </w:r>
          </w:p>
        </w:tc>
      </w:tr>
    </w:tbl>
    <w:p w:rsidR="00000000" w:rsidDel="00000000" w:rsidP="00000000" w:rsidRDefault="00000000" w:rsidRPr="00000000" w14:paraId="00000050">
      <w:pPr>
        <w:rPr>
          <w:sz w:val="16"/>
          <w:szCs w:val="16"/>
        </w:rPr>
      </w:pPr>
      <w:r w:rsidDel="00000000" w:rsidR="00000000" w:rsidRPr="00000000">
        <w:rPr>
          <w:rtl w:val="0"/>
        </w:rPr>
      </w:r>
    </w:p>
    <w:p w:rsidR="00000000" w:rsidDel="00000000" w:rsidP="00000000" w:rsidRDefault="00000000" w:rsidRPr="00000000" w14:paraId="00000051">
      <w:pPr>
        <w:widowControl w:val="0"/>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This Order Form enters into legal force as of the date of the last signature below. Each signatory represents and warrants that said signatory is over 18 years of age and is duly authorised to sign this Order Form on behalf of the signatory’s respective business. Upon signature of this Order Form by Customer, this Order Form and the Terms become legally binding. </w:t>
      </w:r>
    </w:p>
    <w:p w:rsidR="00000000" w:rsidDel="00000000" w:rsidP="00000000" w:rsidRDefault="00000000" w:rsidRPr="00000000" w14:paraId="00000052">
      <w:pPr>
        <w:widowControl w:val="0"/>
        <w:jc w:val="both"/>
        <w:rPr>
          <w:rFonts w:ascii="Century Gothic" w:cs="Century Gothic" w:eastAsia="Century Gothic" w:hAnsi="Century Gothic"/>
          <w:b w:val="1"/>
          <w:bCs w:val="1"/>
          <w:sz w:val="16"/>
          <w:szCs w:val="16"/>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pacing w:line="240" w:lineRule="auto"/>
              <w:rPr>
                <w:rFonts w:ascii="Century Gothic" w:cs="Century Gothic" w:eastAsia="Century Gothic" w:hAnsi="Century Gothic"/>
                <w:b w:val="1"/>
                <w:bCs w:val="1"/>
                <w:sz w:val="16"/>
                <w:szCs w:val="16"/>
              </w:rPr>
            </w:pPr>
            <w:r w:rsidDel="00000000" w:rsidR="00000000" w:rsidRPr="00000000">
              <w:rPr>
                <w:rFonts w:ascii="Century Gothic" w:cs="Century Gothic" w:eastAsia="Century Gothic" w:hAnsi="Century Gothic"/>
                <w:b w:val="1"/>
                <w:bCs w:val="1"/>
                <w:sz w:val="16"/>
                <w:szCs w:val="16"/>
                <w:rtl w:val="0"/>
              </w:rPr>
              <w:t xml:space="preserve">Client’s name</w:t>
            </w:r>
            <w:sdt>
              <w:sdtPr>
                <w:id w:val="685307056"/>
                <w:tag w:val="goog_rdk_0"/>
              </w:sdtPr>
              <w:sdtContent>
                <w:ins w:author="kieran li" w:id="0" w:date="2025-12-27T09:24:59Z">
                  <w:r w:rsidDel="00000000" w:rsidR="00000000" w:rsidRPr="00000000">
                    <w:rPr>
                      <w:rFonts w:ascii="Century Gothic" w:cs="Century Gothic" w:eastAsia="Century Gothic" w:hAnsi="Century Gothic"/>
                      <w:b w:val="1"/>
                      <w:bCs w:val="1"/>
                      <w:sz w:val="16"/>
                      <w:szCs w:val="16"/>
                      <w:rtl w:val="0"/>
                    </w:rPr>
                    <w:t xml:space="preserve"> 5Senses Beauty Limited- Simplex-ity.com</w:t>
                  </w:r>
                </w:ins>
              </w:sdtContent>
            </w:sdt>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line="240" w:lineRule="auto"/>
              <w:rPr>
                <w:rFonts w:ascii="Century Gothic" w:cs="Century Gothic" w:eastAsia="Century Gothic" w:hAnsi="Century Gothic"/>
                <w:b w:val="1"/>
                <w:bCs w:val="1"/>
                <w:sz w:val="16"/>
                <w:szCs w:val="16"/>
              </w:rPr>
            </w:pPr>
            <w:r w:rsidDel="00000000" w:rsidR="00000000" w:rsidRPr="00000000">
              <w:rPr>
                <w:rFonts w:ascii="Century Gothic" w:cs="Century Gothic" w:eastAsia="Century Gothic" w:hAnsi="Century Gothic"/>
                <w:b w:val="1"/>
                <w:bCs w:val="1"/>
                <w:sz w:val="16"/>
                <w:szCs w:val="16"/>
                <w:rtl w:val="0"/>
              </w:rPr>
              <w:t xml:space="preserve">Banuba FZCO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5">
            <w:pPr>
              <w:widowControl w:val="0"/>
              <w:spacing w:line="240" w:lineRule="auto"/>
              <w:rPr>
                <w:rFonts w:ascii="Century Gothic" w:cs="Century Gothic" w:eastAsia="Century Gothic" w:hAnsi="Century Gothic"/>
                <w:b w:val="1"/>
                <w:bCs w:val="1"/>
                <w:sz w:val="16"/>
                <w:szCs w:val="16"/>
              </w:rPr>
            </w:pPr>
            <w:r w:rsidDel="00000000" w:rsidR="00000000" w:rsidRPr="00000000">
              <w:rPr>
                <w:rFonts w:ascii="Century Gothic" w:cs="Century Gothic" w:eastAsia="Century Gothic" w:hAnsi="Century Gothic"/>
                <w:b w:val="1"/>
                <w:bCs w:val="1"/>
                <w:sz w:val="16"/>
                <w:szCs w:val="16"/>
                <w:rtl w:val="0"/>
              </w:rPr>
              <w:t xml:space="preserve">Name: </w:t>
            </w:r>
            <w:sdt>
              <w:sdtPr>
                <w:id w:val="739508098"/>
                <w:tag w:val="goog_rdk_1"/>
              </w:sdtPr>
              <w:sdtContent>
                <w:ins w:author="kieran li" w:id="1" w:date="2025-12-27T09:25:39Z">
                  <w:r w:rsidDel="00000000" w:rsidR="00000000" w:rsidRPr="00000000">
                    <w:rPr>
                      <w:rFonts w:ascii="Century Gothic" w:cs="Century Gothic" w:eastAsia="Century Gothic" w:hAnsi="Century Gothic"/>
                      <w:b w:val="1"/>
                      <w:bCs w:val="1"/>
                      <w:sz w:val="16"/>
                      <w:szCs w:val="16"/>
                      <w:rtl w:val="0"/>
                    </w:rPr>
                    <w:t xml:space="preserve">Kieran Li</w:t>
                  </w:r>
                </w:ins>
              </w:sdtContent>
            </w:sdt>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pacing w:line="240" w:lineRule="auto"/>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b w:val="1"/>
                <w:bCs w:val="1"/>
                <w:sz w:val="16"/>
                <w:szCs w:val="16"/>
                <w:rtl w:val="0"/>
              </w:rPr>
              <w:t xml:space="preserve">Name: </w:t>
            </w:r>
            <w:r w:rsidDel="00000000" w:rsidR="00000000" w:rsidRPr="00000000">
              <w:rPr>
                <w:rFonts w:ascii="Century Gothic" w:cs="Century Gothic" w:eastAsia="Century Gothic" w:hAnsi="Century Gothic"/>
                <w:sz w:val="16"/>
                <w:szCs w:val="16"/>
                <w:rtl w:val="0"/>
              </w:rPr>
              <w:t xml:space="preserve">Aliaksei Shantora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7">
            <w:pPr>
              <w:widowControl w:val="0"/>
              <w:spacing w:line="240" w:lineRule="auto"/>
              <w:rPr>
                <w:rFonts w:ascii="Century Gothic" w:cs="Century Gothic" w:eastAsia="Century Gothic" w:hAnsi="Century Gothic"/>
                <w:b w:val="1"/>
                <w:bCs w:val="1"/>
                <w:sz w:val="16"/>
                <w:szCs w:val="16"/>
              </w:rPr>
            </w:pPr>
            <w:r w:rsidDel="00000000" w:rsidR="00000000" w:rsidRPr="00000000">
              <w:rPr>
                <w:rFonts w:ascii="Century Gothic" w:cs="Century Gothic" w:eastAsia="Century Gothic" w:hAnsi="Century Gothic"/>
                <w:b w:val="1"/>
                <w:bCs w:val="1"/>
                <w:sz w:val="16"/>
                <w:szCs w:val="16"/>
                <w:rtl w:val="0"/>
              </w:rPr>
              <w:t xml:space="preserve">Title: </w:t>
            </w:r>
            <w:sdt>
              <w:sdtPr>
                <w:id w:val="-650783886"/>
                <w:tag w:val="goog_rdk_2"/>
              </w:sdtPr>
              <w:sdtContent>
                <w:ins w:author="kieran li" w:id="2" w:date="2025-12-27T09:25:43Z">
                  <w:r w:rsidDel="00000000" w:rsidR="00000000" w:rsidRPr="00000000">
                    <w:rPr>
                      <w:rFonts w:ascii="Century Gothic" w:cs="Century Gothic" w:eastAsia="Century Gothic" w:hAnsi="Century Gothic"/>
                      <w:b w:val="1"/>
                      <w:bCs w:val="1"/>
                      <w:sz w:val="16"/>
                      <w:szCs w:val="16"/>
                      <w:rtl w:val="0"/>
                    </w:rPr>
                    <w:t xml:space="preserve">Managing Director</w:t>
                  </w:r>
                </w:ins>
              </w:sdtContent>
            </w:sdt>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line="240" w:lineRule="auto"/>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b w:val="1"/>
                <w:bCs w:val="1"/>
                <w:sz w:val="16"/>
                <w:szCs w:val="16"/>
                <w:rtl w:val="0"/>
              </w:rPr>
              <w:t xml:space="preserve">Title: </w:t>
            </w:r>
            <w:r w:rsidDel="00000000" w:rsidR="00000000" w:rsidRPr="00000000">
              <w:rPr>
                <w:rFonts w:ascii="Century Gothic" w:cs="Century Gothic" w:eastAsia="Century Gothic" w:hAnsi="Century Gothic"/>
                <w:sz w:val="16"/>
                <w:szCs w:val="16"/>
                <w:rtl w:val="0"/>
              </w:rPr>
              <w:t xml:space="preserve">General Manager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rPr>
                <w:rFonts w:ascii="Century Gothic" w:cs="Century Gothic" w:eastAsia="Century Gothic" w:hAnsi="Century Gothic"/>
                <w:b w:val="1"/>
                <w:bCs w:val="1"/>
                <w:sz w:val="16"/>
                <w:szCs w:val="16"/>
              </w:rPr>
            </w:pPr>
            <w:r w:rsidDel="00000000" w:rsidR="00000000" w:rsidRPr="00000000">
              <w:rPr>
                <w:rFonts w:ascii="Century Gothic" w:cs="Century Gothic" w:eastAsia="Century Gothic" w:hAnsi="Century Gothic"/>
                <w:b w:val="1"/>
                <w:bCs w:val="1"/>
                <w:sz w:val="16"/>
                <w:szCs w:val="16"/>
                <w:rtl w:val="0"/>
              </w:rPr>
              <w:t xml:space="preserve">Date:</w:t>
            </w:r>
            <w:sdt>
              <w:sdtPr>
                <w:id w:val="-1997067729"/>
                <w:tag w:val="goog_rdk_3"/>
              </w:sdtPr>
              <w:sdtContent>
                <w:ins w:author="kieran li" w:id="3" w:date="2025-12-27T09:26:01Z">
                  <w:r w:rsidDel="00000000" w:rsidR="00000000" w:rsidRPr="00000000">
                    <w:rPr>
                      <w:rFonts w:ascii="Century Gothic" w:cs="Century Gothic" w:eastAsia="Century Gothic" w:hAnsi="Century Gothic"/>
                      <w:b w:val="1"/>
                      <w:bCs w:val="1"/>
                      <w:sz w:val="16"/>
                      <w:szCs w:val="16"/>
                      <w:rtl w:val="0"/>
                    </w:rPr>
                    <w:t xml:space="preserve">12/27/2025</w:t>
                  </w:r>
                </w:ins>
              </w:sdtContent>
            </w:sdt>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spacing w:line="240" w:lineRule="auto"/>
              <w:rPr>
                <w:rFonts w:ascii="Century Gothic" w:cs="Century Gothic" w:eastAsia="Century Gothic" w:hAnsi="Century Gothic"/>
                <w:b w:val="1"/>
                <w:bCs w:val="1"/>
                <w:sz w:val="16"/>
                <w:szCs w:val="16"/>
              </w:rPr>
            </w:pPr>
            <w:r w:rsidDel="00000000" w:rsidR="00000000" w:rsidRPr="00000000">
              <w:rPr>
                <w:rFonts w:ascii="Century Gothic" w:cs="Century Gothic" w:eastAsia="Century Gothic" w:hAnsi="Century Gothic"/>
                <w:b w:val="1"/>
                <w:bCs w:val="1"/>
                <w:sz w:val="16"/>
                <w:szCs w:val="16"/>
                <w:rtl w:val="0"/>
              </w:rPr>
              <w:t xml:space="preserve">Date:</w:t>
            </w:r>
          </w:p>
        </w:tc>
      </w:tr>
      <w:tr>
        <w:trPr>
          <w:cantSplit w:val="0"/>
          <w:tblHeader w:val="0"/>
        </w:trPr>
        <w:tc>
          <w:tcPr>
            <w:shd w:fill="auto" w:val="clear"/>
            <w:tcMar>
              <w:top w:w="100.0" w:type="dxa"/>
              <w:left w:w="100.0" w:type="dxa"/>
              <w:bottom w:w="100.0" w:type="dxa"/>
              <w:right w:w="100.0" w:type="dxa"/>
            </w:tcMar>
          </w:tcPr>
          <w:sdt>
            <w:sdtPr>
              <w:id w:val="-729001259"/>
              <w:tag w:val="goog_rdk_6"/>
            </w:sdtPr>
            <w:sdtContent>
              <w:p w:rsidR="00000000" w:rsidDel="00000000" w:rsidP="00000000" w:rsidRDefault="00000000" w:rsidRPr="00000000" w14:paraId="0000005B">
                <w:pPr>
                  <w:widowControl w:val="0"/>
                  <w:spacing w:line="240" w:lineRule="auto"/>
                  <w:rPr>
                    <w:rPrChange w:author="kieran li" w:id="5" w:date="2025-12-27T09:41:42Z">
                      <w:rPr>
                        <w:rFonts w:ascii="Century Gothic" w:cs="Century Gothic" w:eastAsia="Century Gothic" w:hAnsi="Century Gothic"/>
                        <w:b w:val="1"/>
                        <w:bCs w:val="1"/>
                        <w:sz w:val="16"/>
                        <w:szCs w:val="16"/>
                      </w:rPr>
                    </w:rPrChange>
                  </w:rPr>
                </w:pPr>
                <w:r w:rsidDel="00000000" w:rsidR="00000000" w:rsidRPr="00000000">
                  <w:rPr>
                    <w:rFonts w:ascii="Century Gothic" w:cs="Century Gothic" w:eastAsia="Century Gothic" w:hAnsi="Century Gothic"/>
                    <w:b w:val="1"/>
                    <w:bCs w:val="1"/>
                    <w:sz w:val="16"/>
                    <w:szCs w:val="16"/>
                    <w:rtl w:val="0"/>
                  </w:rPr>
                  <w:t xml:space="preserve">Signature: ________</w:t>
                </w:r>
                <w:sdt>
                  <w:sdtPr>
                    <w:id w:val="1883036922"/>
                    <w:tag w:val="goog_rdk_4"/>
                  </w:sdtPr>
                  <w:sdtContent>
                    <w:ins w:author="kieran li" w:id="4" w:date="2025-12-27T09:41:42Z">
                      <w:r w:rsidDel="00000000" w:rsidR="00000000" w:rsidRPr="00000000">
                        <w:rPr>
                          <w:rPrChange w:author="kieran li" w:id="5" w:date="2025-12-27T09:41:42Z">
                            <w:rPr>
                              <w:rFonts w:ascii="Century Gothic" w:cs="Century Gothic" w:eastAsia="Century Gothic" w:hAnsi="Century Gothic"/>
                              <w:b w:val="1"/>
                              <w:bCs w:val="1"/>
                              <w:sz w:val="16"/>
                              <w:szCs w:val="16"/>
                            </w:rPr>
                          </w:rPrChange>
                        </w:rPr>
                        <w:drawing>
                          <wp:inline distB="114300" distT="114300" distL="114300" distR="114300">
                            <wp:extent cx="916195" cy="361950"/>
                            <wp:effectExtent b="12700" l="12700" r="12700" t="1270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916195" cy="361950"/>
                                    </a:xfrm>
                                    <a:prstGeom prst="rect"/>
                                    <a:ln w="12700">
                                      <a:solidFill>
                                        <a:srgbClr val="FFFFFF"/>
                                      </a:solidFill>
                                      <a:prstDash val="solid"/>
                                    </a:ln>
                                  </pic:spPr>
                                </pic:pic>
                              </a:graphicData>
                            </a:graphic>
                          </wp:inline>
                        </w:drawing>
                      </w:r>
                    </w:ins>
                  </w:sdtContent>
                </w:sdt>
                <w:sdt>
                  <w:sdtPr>
                    <w:id w:val="-339377800"/>
                    <w:tag w:val="goog_rdk_5"/>
                  </w:sdtPr>
                  <w:sdtContent>
                    <w:r w:rsidDel="00000000" w:rsidR="00000000" w:rsidRPr="00000000">
                      <w:rPr>
                        <w:rtl w:val="0"/>
                        <w:rPrChange w:author="kieran li" w:id="5" w:date="2025-12-27T09:41:42Z">
                          <w:rPr>
                            <w:rFonts w:ascii="Century Gothic" w:cs="Century Gothic" w:eastAsia="Century Gothic" w:hAnsi="Century Gothic"/>
                            <w:b w:val="1"/>
                            <w:bCs w:val="1"/>
                            <w:sz w:val="16"/>
                            <w:szCs w:val="16"/>
                          </w:rPr>
                        </w:rPrChange>
                      </w:rPr>
                      <w:t xml:space="preserve">__________</w:t>
                    </w:r>
                  </w:sdtContent>
                </w:sdt>
              </w:p>
            </w:sdtContent>
          </w:sdt>
        </w:tc>
        <w:tc>
          <w:tcPr>
            <w:shd w:fill="auto" w:val="clear"/>
            <w:tcMar>
              <w:top w:w="100.0" w:type="dxa"/>
              <w:left w:w="100.0" w:type="dxa"/>
              <w:bottom w:w="100.0" w:type="dxa"/>
              <w:right w:w="100.0" w:type="dxa"/>
            </w:tcMar>
          </w:tcPr>
          <w:sdt>
            <w:sdtPr>
              <w:id w:val="465061188"/>
              <w:tag w:val="goog_rdk_8"/>
            </w:sdtPr>
            <w:sdtContent>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spacing w:line="240" w:lineRule="auto"/>
                  <w:rPr>
                    <w:rPrChange w:author="kieran li" w:id="5" w:date="2025-12-27T09:41:42Z">
                      <w:rPr>
                        <w:rFonts w:ascii="Century Gothic" w:cs="Century Gothic" w:eastAsia="Century Gothic" w:hAnsi="Century Gothic"/>
                        <w:b w:val="1"/>
                        <w:bCs w:val="1"/>
                        <w:sz w:val="16"/>
                        <w:szCs w:val="16"/>
                      </w:rPr>
                    </w:rPrChange>
                  </w:rPr>
                </w:pPr>
                <w:sdt>
                  <w:sdtPr>
                    <w:id w:val="-932923742"/>
                    <w:tag w:val="goog_rdk_7"/>
                  </w:sdtPr>
                  <w:sdtContent>
                    <w:r w:rsidDel="00000000" w:rsidR="00000000" w:rsidRPr="00000000">
                      <w:rPr>
                        <w:rtl w:val="0"/>
                        <w:rPrChange w:author="kieran li" w:id="5" w:date="2025-12-27T09:41:42Z">
                          <w:rPr>
                            <w:rFonts w:ascii="Century Gothic" w:cs="Century Gothic" w:eastAsia="Century Gothic" w:hAnsi="Century Gothic"/>
                            <w:b w:val="1"/>
                            <w:bCs w:val="1"/>
                            <w:sz w:val="16"/>
                            <w:szCs w:val="16"/>
                          </w:rPr>
                        </w:rPrChange>
                      </w:rPr>
                      <w:t xml:space="preserve">Signature: __________________</w:t>
                    </w:r>
                  </w:sdtContent>
                </w:sdt>
              </w:p>
            </w:sdtContent>
          </w:sdt>
        </w:tc>
      </w:tr>
    </w:tbl>
    <w:sdt>
      <w:sdtPr>
        <w:id w:val="-1709261088"/>
        <w:tag w:val="goog_rdk_10"/>
      </w:sdtPr>
      <w:sdtContent>
        <w:p w:rsidR="00000000" w:rsidDel="00000000" w:rsidP="00000000" w:rsidRDefault="00000000" w:rsidRPr="00000000" w14:paraId="0000005D">
          <w:pPr>
            <w:rPr>
              <w:rPrChange w:author="kieran li" w:id="6" w:date="2025-12-27T09:42:06Z">
                <w:rPr/>
              </w:rPrChange>
            </w:rPr>
          </w:pPr>
          <w:sdt>
            <w:sdtPr>
              <w:id w:val="-1098102838"/>
              <w:tag w:val="goog_rdk_9"/>
            </w:sdtPr>
            <w:sdtContent>
              <w:r w:rsidDel="00000000" w:rsidR="00000000" w:rsidRPr="00000000">
                <w:rPr>
                  <w:rtl w:val="0"/>
                </w:rPr>
              </w:r>
            </w:sdtContent>
          </w:sdt>
        </w:p>
      </w:sdtContent>
    </w:sdt>
    <w:sectPr>
      <w:head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rPr>
        <w:b w:val="1"/>
        <w:bCs w:val="1"/>
      </w:rPr>
    </w:pPr>
    <w:r w:rsidDel="00000000" w:rsidR="00000000" w:rsidRPr="00000000">
      <w:rPr>
        <w:rtl w:val="0"/>
      </w:rPr>
    </w:r>
  </w:p>
  <w:tbl>
    <w:tblPr>
      <w:tblStyle w:val="Table5"/>
      <w:tblW w:w="9029.0" w:type="dxa"/>
      <w:jc w:val="left"/>
      <w:tblLayout w:type="fixed"/>
      <w:tblLook w:val="0600"/>
    </w:tblPr>
    <w:tblGrid>
      <w:gridCol w:w="4514"/>
      <w:gridCol w:w="4515"/>
      <w:tblGridChange w:id="0">
        <w:tblGrid>
          <w:gridCol w:w="4514"/>
          <w:gridCol w:w="451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Order Form</w:t>
          </w:r>
        </w:p>
      </w:tc>
      <w:tc>
        <w:tcPr>
          <w:shd w:fill="auto" w:val="clear"/>
          <w:tcMar>
            <w:top w:w="100.0" w:type="dxa"/>
            <w:left w:w="100.0" w:type="dxa"/>
            <w:bottom w:w="100.0" w:type="dxa"/>
            <w:right w:w="100.0" w:type="dxa"/>
          </w:tcMar>
        </w:tcPr>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pacing w:line="240" w:lineRule="auto"/>
            <w:jc w:val="right"/>
            <w:rPr>
              <w:b w:val="1"/>
              <w:bCs w:val="1"/>
            </w:rPr>
          </w:pPr>
          <w:r w:rsidDel="00000000" w:rsidR="00000000" w:rsidRPr="00000000">
            <w:rPr>
              <w:b w:val="1"/>
              <w:bCs w:val="1"/>
              <w:rtl w:val="0"/>
            </w:rPr>
            <w:t xml:space="preserve">Banuba</w:t>
          </w:r>
        </w:p>
      </w:tc>
    </w:tr>
  </w:tbl>
  <w:p w:rsidR="00000000" w:rsidDel="00000000" w:rsidP="00000000" w:rsidRDefault="00000000" w:rsidRPr="00000000" w14:paraId="0000006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nna.krot@banuba.com"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jSsrf/HxkGBLAaz1+DqsPPx0QQ==">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2025-03-24T17:53:00Z</dcterms:created>
</cp:coreProperties>
</file>